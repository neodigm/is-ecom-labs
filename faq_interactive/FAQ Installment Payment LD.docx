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004D94" w14:textId="77777777" w:rsidR="00BC14A4" w:rsidRPr="003F60E9" w:rsidRDefault="003F60E9">
      <w:pPr>
        <w:rPr>
          <w:b/>
        </w:rPr>
      </w:pPr>
      <w:r w:rsidRPr="003F60E9">
        <w:rPr>
          <w:b/>
        </w:rPr>
        <w:t>FAQ Installment Payment:</w:t>
      </w:r>
    </w:p>
    <w:p w14:paraId="11AD2207" w14:textId="77777777" w:rsidR="003F60E9" w:rsidRDefault="003F60E9"/>
    <w:p w14:paraId="39FF124D" w14:textId="77777777" w:rsidR="003F60E9" w:rsidRDefault="003F60E9">
      <w:r>
        <w:t>Q:  How do I become eligible for the installment plan payment options on Lakeside?</w:t>
      </w:r>
    </w:p>
    <w:p w14:paraId="096DF0D0" w14:textId="77777777" w:rsidR="003F60E9" w:rsidRDefault="003F60E9">
      <w:r>
        <w:t>A:  Presently, Lakeside is offering the installment payment option to a limited number of existing pre- qualified Lakeside Customers by invitation only.  We hope to be able to offer this to a broader number of customers very soon.</w:t>
      </w:r>
    </w:p>
    <w:p w14:paraId="59BC110F" w14:textId="77777777" w:rsidR="003F60E9" w:rsidRDefault="003F60E9"/>
    <w:p w14:paraId="1EE760D1" w14:textId="77777777" w:rsidR="003F60E9" w:rsidRDefault="003F60E9">
      <w:r>
        <w:t>Q:  I placed an order using the installment plan payment option but I don’t understand how it works?</w:t>
      </w:r>
    </w:p>
    <w:p w14:paraId="2D79E8C6" w14:textId="77777777" w:rsidR="003F60E9" w:rsidRDefault="003F60E9">
      <w:r>
        <w:t xml:space="preserve">A:  The installment plan payment option allows </w:t>
      </w:r>
      <w:del w:id="0" w:author="Elizabeth Davis" w:date="2017-05-19T15:20:00Z">
        <w:r w:rsidDel="00E05D0C">
          <w:delText xml:space="preserve">for </w:delText>
        </w:r>
      </w:del>
      <w:r>
        <w:t xml:space="preserve">eligible customers to </w:t>
      </w:r>
      <w:ins w:id="1" w:author="Elizabeth Davis" w:date="2017-05-19T15:21:00Z">
        <w:r w:rsidR="00E05D0C">
          <w:t xml:space="preserve">pay for </w:t>
        </w:r>
      </w:ins>
      <w:ins w:id="2" w:author="Elizabeth Davis" w:date="2017-05-19T15:22:00Z">
        <w:r w:rsidR="00E05D0C">
          <w:t>their</w:t>
        </w:r>
      </w:ins>
      <w:ins w:id="3" w:author="Elizabeth Davis" w:date="2017-05-19T15:21:00Z">
        <w:r w:rsidR="00E05D0C">
          <w:t xml:space="preserve"> </w:t>
        </w:r>
      </w:ins>
      <w:ins w:id="4" w:author="Elizabeth Davis" w:date="2017-05-19T15:22:00Z">
        <w:r w:rsidR="00E05D0C">
          <w:t xml:space="preserve">purchase using 4 </w:t>
        </w:r>
        <w:commentRangeStart w:id="5"/>
        <w:r w:rsidR="00E05D0C">
          <w:t>monthly</w:t>
        </w:r>
      </w:ins>
      <w:commentRangeEnd w:id="5"/>
      <w:ins w:id="6" w:author="Elizabeth Davis" w:date="2017-05-19T15:23:00Z">
        <w:r w:rsidR="00E05D0C">
          <w:rPr>
            <w:rStyle w:val="CommentReference"/>
          </w:rPr>
          <w:commentReference w:id="5"/>
        </w:r>
      </w:ins>
      <w:ins w:id="7" w:author="Elizabeth Davis" w:date="2017-05-19T15:22:00Z">
        <w:r w:rsidR="00E05D0C">
          <w:t xml:space="preserve"> installment payments.  </w:t>
        </w:r>
      </w:ins>
      <w:del w:id="8" w:author="Elizabeth Davis" w:date="2017-05-19T15:20:00Z">
        <w:r w:rsidDel="00E05D0C">
          <w:delText xml:space="preserve">elect to defer some of the amount they pay for their order.  It works very much like a lay a way plan, but even better, because you already have the merchandise before you finish paying for it!  </w:delText>
        </w:r>
      </w:del>
      <w:r>
        <w:t>It works like this:</w:t>
      </w:r>
    </w:p>
    <w:p w14:paraId="38E3CC45" w14:textId="77777777" w:rsidR="003F60E9" w:rsidRDefault="003F60E9" w:rsidP="003F60E9">
      <w:pPr>
        <w:pStyle w:val="ListParagraph"/>
        <w:numPr>
          <w:ilvl w:val="0"/>
          <w:numId w:val="1"/>
        </w:numPr>
      </w:pPr>
      <w:r>
        <w:t xml:space="preserve">You place an order for merchandise </w:t>
      </w:r>
      <w:r w:rsidR="00853998">
        <w:t>over</w:t>
      </w:r>
      <w:r>
        <w:t xml:space="preserve"> $100.</w:t>
      </w:r>
    </w:p>
    <w:p w14:paraId="162052D4" w14:textId="77777777" w:rsidR="00853998" w:rsidRDefault="00853998" w:rsidP="00C05618">
      <w:pPr>
        <w:pStyle w:val="ListParagraph"/>
        <w:numPr>
          <w:ilvl w:val="0"/>
          <w:numId w:val="1"/>
        </w:numPr>
      </w:pPr>
      <w:r>
        <w:t>When y</w:t>
      </w:r>
      <w:r w:rsidR="003F60E9">
        <w:t>our in</w:t>
      </w:r>
      <w:r>
        <w:t>-</w:t>
      </w:r>
      <w:r w:rsidR="003F60E9">
        <w:t>stock merchandise ships and you are billed fo</w:t>
      </w:r>
      <w:r>
        <w:t>r 25% of the order, as well as 25% of any applicable shipping and taxes.</w:t>
      </w:r>
    </w:p>
    <w:p w14:paraId="711647BC" w14:textId="77777777" w:rsidR="003F60E9" w:rsidRDefault="003F60E9" w:rsidP="00C05618">
      <w:pPr>
        <w:pStyle w:val="ListParagraph"/>
        <w:numPr>
          <w:ilvl w:val="0"/>
          <w:numId w:val="1"/>
        </w:numPr>
      </w:pPr>
      <w:r>
        <w:t>30 days later the credit card you used at the time of the order will automatically bill for the next balance due of 25% of your shipment.  This will happen again once a month until your bills is paid in full…usually a total of 90 days from the time the order shipped.</w:t>
      </w:r>
    </w:p>
    <w:p w14:paraId="7ECAE464" w14:textId="77777777" w:rsidR="003F60E9" w:rsidRDefault="003F60E9" w:rsidP="003F60E9">
      <w:pPr>
        <w:pStyle w:val="ListParagraph"/>
        <w:numPr>
          <w:ilvl w:val="0"/>
          <w:numId w:val="1"/>
        </w:numPr>
      </w:pPr>
      <w:r>
        <w:t>If any items were on back order or shipped direct from one of our manufacturers, your order may split into additional installment payments.  Each of these separate shipments will bill in its own 4 installment payment plan.</w:t>
      </w:r>
    </w:p>
    <w:p w14:paraId="48A8BC26" w14:textId="77777777" w:rsidR="003F60E9" w:rsidRDefault="003F60E9" w:rsidP="003F60E9">
      <w:pPr>
        <w:pStyle w:val="ListParagraph"/>
        <w:numPr>
          <w:ilvl w:val="0"/>
          <w:numId w:val="1"/>
        </w:numPr>
      </w:pPr>
      <w:r>
        <w:t>You will never be billed more than your original order total.</w:t>
      </w:r>
    </w:p>
    <w:p w14:paraId="0C46E655" w14:textId="77777777" w:rsidR="003F60E9" w:rsidRDefault="003F60E9" w:rsidP="003F60E9"/>
    <w:p w14:paraId="16FF0D45" w14:textId="77777777" w:rsidR="003F60E9" w:rsidRDefault="003F60E9" w:rsidP="003F60E9">
      <w:r>
        <w:t>Q:  I used my installment plan once, and I’d like to place another order using it.  How come I don’t see this option at check out</w:t>
      </w:r>
      <w:ins w:id="9" w:author="Elizabeth Davis" w:date="2017-05-19T15:23:00Z">
        <w:r w:rsidR="00E05D0C">
          <w:t>?</w:t>
        </w:r>
      </w:ins>
      <w:del w:id="10" w:author="Elizabeth Davis" w:date="2017-05-19T15:23:00Z">
        <w:r w:rsidDel="00E05D0C">
          <w:delText>.</w:delText>
        </w:r>
      </w:del>
    </w:p>
    <w:p w14:paraId="51ACC0FE" w14:textId="4F2C2472" w:rsidR="003F60E9" w:rsidRDefault="003F60E9" w:rsidP="003F60E9">
      <w:r>
        <w:t xml:space="preserve">A:  </w:t>
      </w:r>
      <w:commentRangeStart w:id="11"/>
      <w:r>
        <w:t xml:space="preserve">The Lakeside Collection reserves the right to offer different promotions and payment options at any time, and may remove </w:t>
      </w:r>
      <w:r w:rsidR="00A96F02">
        <w:t xml:space="preserve">this option on new or subsequent orders.  </w:t>
      </w:r>
      <w:del w:id="12" w:author="Liz Davis" w:date="2017-05-22T14:45:00Z">
        <w:r w:rsidR="00A96F02" w:rsidDel="00F91A5B">
          <w:delText>The Lakeside Collection also reserves the right to refuse this payment offer to specific customers who have not demonstrated on time payment history in the past.</w:delText>
        </w:r>
        <w:commentRangeEnd w:id="11"/>
        <w:r w:rsidR="001B1C02" w:rsidDel="00F91A5B">
          <w:rPr>
            <w:rStyle w:val="CommentReference"/>
          </w:rPr>
          <w:commentReference w:id="11"/>
        </w:r>
      </w:del>
      <w:ins w:id="13" w:author="Liz Davis" w:date="2017-05-22T15:46:00Z">
        <w:r w:rsidR="007F197D">
          <w:t>Should you have further questions, please refer to our Terms and Conditions [Link] or contact a credit repres</w:t>
        </w:r>
      </w:ins>
      <w:ins w:id="14" w:author="Liz Davis" w:date="2017-05-22T15:48:00Z">
        <w:r w:rsidR="007F197D">
          <w:t>en</w:t>
        </w:r>
      </w:ins>
      <w:ins w:id="15" w:author="Liz Davis" w:date="2017-05-22T15:46:00Z">
        <w:r w:rsidR="007F197D">
          <w:t>tative at 847-444-3188</w:t>
        </w:r>
      </w:ins>
      <w:ins w:id="16" w:author="Liz Davis" w:date="2017-05-22T15:48:00Z">
        <w:r w:rsidR="007F197D">
          <w:t>.</w:t>
        </w:r>
      </w:ins>
      <w:bookmarkStart w:id="17" w:name="_GoBack"/>
      <w:bookmarkEnd w:id="17"/>
    </w:p>
    <w:p w14:paraId="6B74C190" w14:textId="77777777" w:rsidR="005F331D" w:rsidRDefault="005F331D" w:rsidP="003F60E9"/>
    <w:p w14:paraId="7932A3BA" w14:textId="77777777" w:rsidR="005F331D" w:rsidRDefault="005F331D" w:rsidP="003F60E9">
      <w:r>
        <w:t>Q:  I just received a charge to my card but it is for a lot less than the 25% I was expecting?</w:t>
      </w:r>
    </w:p>
    <w:p w14:paraId="26BFFE7F" w14:textId="77777777" w:rsidR="005F331D" w:rsidRDefault="005F331D" w:rsidP="003F60E9">
      <w:r>
        <w:t>A</w:t>
      </w:r>
      <w:proofErr w:type="gramStart"/>
      <w:r>
        <w:t>;  Please</w:t>
      </w:r>
      <w:proofErr w:type="gramEnd"/>
      <w:r>
        <w:t xml:space="preserve"> check your order status to determine if only a portion of your order shipped.  If so, you will be billed in a separate installment payment plan for the remaining items, as they ship.  This will mean you will have several smaller payments due to us all 30 days from </w:t>
      </w:r>
      <w:r w:rsidR="00853998">
        <w:t xml:space="preserve">each </w:t>
      </w:r>
      <w:r>
        <w:t>shipment date.  However, the total amount paid will never exceed your original order value.</w:t>
      </w:r>
    </w:p>
    <w:p w14:paraId="2E932594" w14:textId="77777777" w:rsidR="005F331D" w:rsidRDefault="005F331D" w:rsidP="003F60E9">
      <w:r>
        <w:lastRenderedPageBreak/>
        <w:t>Q</w:t>
      </w:r>
      <w:proofErr w:type="gramStart"/>
      <w:r>
        <w:t>;  I</w:t>
      </w:r>
      <w:proofErr w:type="gramEnd"/>
      <w:r>
        <w:t xml:space="preserve"> can’t find the T&amp;C I agreed to when I enrolled in the installment payment plan.</w:t>
      </w:r>
    </w:p>
    <w:p w14:paraId="5E1577A1" w14:textId="77777777" w:rsidR="005F331D" w:rsidRDefault="005F331D" w:rsidP="003F60E9">
      <w:r>
        <w:t>A:  COPY T&amp;C</w:t>
      </w:r>
    </w:p>
    <w:p w14:paraId="789B45A9" w14:textId="77777777" w:rsidR="005F331D" w:rsidRDefault="005F331D" w:rsidP="003F60E9">
      <w:r>
        <w:t>Q:  I am getting calls from the Lakeside Collection and my order status says credit review –</w:t>
      </w:r>
    </w:p>
    <w:p w14:paraId="77CC4CFE" w14:textId="4EC6F4B2" w:rsidR="005F331D" w:rsidRDefault="005F331D" w:rsidP="003F60E9">
      <w:r>
        <w:t>A</w:t>
      </w:r>
      <w:proofErr w:type="gramStart"/>
      <w:r>
        <w:t>;  We</w:t>
      </w:r>
      <w:proofErr w:type="gramEnd"/>
      <w:r>
        <w:t xml:space="preserve"> need to reach you in order to ship your merchandise.  Please call us right away at </w:t>
      </w:r>
      <w:r w:rsidRPr="00853998">
        <w:rPr>
          <w:highlight w:val="yellow"/>
        </w:rPr>
        <w:t>847-</w:t>
      </w:r>
      <w:del w:id="18" w:author="Elizabeth Davis" w:date="2017-05-19T15:36:00Z">
        <w:r w:rsidRPr="00853998" w:rsidDel="001B1C02">
          <w:rPr>
            <w:highlight w:val="yellow"/>
          </w:rPr>
          <w:delText>credit</w:delText>
        </w:r>
      </w:del>
      <w:ins w:id="19" w:author="Elizabeth Davis" w:date="2017-05-19T15:36:00Z">
        <w:r w:rsidR="003672FC">
          <w:t>444-3188</w:t>
        </w:r>
      </w:ins>
      <w:r>
        <w:t xml:space="preserve"> number to avoid any delays in shipping your order.  Please hurry to prevent any items becoming sold out or moving to back order.</w:t>
      </w:r>
    </w:p>
    <w:p w14:paraId="73B29BFD" w14:textId="77777777" w:rsidR="005F331D" w:rsidRDefault="005F331D" w:rsidP="003F60E9"/>
    <w:p w14:paraId="26173285" w14:textId="77777777" w:rsidR="005F331D" w:rsidRDefault="005F331D" w:rsidP="003F60E9">
      <w:r>
        <w:t>Q:  When is my next payment due?</w:t>
      </w:r>
    </w:p>
    <w:p w14:paraId="62F9EAA9" w14:textId="77777777" w:rsidR="005F331D" w:rsidRDefault="005F331D" w:rsidP="003F60E9">
      <w:r>
        <w:t>A</w:t>
      </w:r>
      <w:proofErr w:type="gramStart"/>
      <w:r>
        <w:t>;  You</w:t>
      </w:r>
      <w:proofErr w:type="gramEnd"/>
      <w:r>
        <w:t xml:space="preserve"> can </w:t>
      </w:r>
      <w:r w:rsidR="00853998">
        <w:t>estimate</w:t>
      </w:r>
      <w:r>
        <w:t xml:space="preserve"> your next payment due date by checking </w:t>
      </w:r>
      <w:r w:rsidR="00853998">
        <w:t xml:space="preserve">your order status </w:t>
      </w:r>
      <w:r>
        <w:t>online</w:t>
      </w:r>
      <w:r w:rsidR="00853998">
        <w:t xml:space="preserve">.  </w:t>
      </w:r>
      <w:r>
        <w:t>Each shipment is broken down by installment payment plan.  Just add 30 days to the ship date of your order and you can estimate your next payment due.  Each subsequent payment will come in the following 30 day time frame until your order is paid in full.  You will receive an email letting you know you have made your final payment.</w:t>
      </w:r>
    </w:p>
    <w:p w14:paraId="28AC4723" w14:textId="77777777" w:rsidR="005F331D" w:rsidRDefault="005F331D" w:rsidP="003F60E9">
      <w:r>
        <w:br/>
        <w:t>Q:  My credit card expired – how do I finish paying for my order?</w:t>
      </w:r>
    </w:p>
    <w:p w14:paraId="7431D936" w14:textId="77777777" w:rsidR="005F331D" w:rsidRDefault="005F331D" w:rsidP="003F60E9">
      <w:r>
        <w:t xml:space="preserve">A;  Please call our helpful contact center agents at </w:t>
      </w:r>
      <w:del w:id="20" w:author="Elizabeth Davis" w:date="2017-05-19T15:38:00Z">
        <w:r w:rsidDel="003672FC">
          <w:delText>a</w:delText>
        </w:r>
      </w:del>
      <w:r>
        <w:t>847-444-3150 and we will update your card on file so you can be billed to your new credit card.</w:t>
      </w:r>
    </w:p>
    <w:p w14:paraId="3766E21B" w14:textId="77777777" w:rsidR="005F331D" w:rsidRDefault="005F331D" w:rsidP="003F60E9"/>
    <w:p w14:paraId="00FCF875" w14:textId="77777777" w:rsidR="005F331D" w:rsidRDefault="005F331D" w:rsidP="003F60E9">
      <w:r>
        <w:t>Q:  I had an unexpected emergency and I am at my credit limit on the card I offered – how do I pay my bill?</w:t>
      </w:r>
    </w:p>
    <w:p w14:paraId="03D46165" w14:textId="77777777" w:rsidR="005F331D" w:rsidRDefault="005F331D" w:rsidP="003F60E9">
      <w:r>
        <w:t>A</w:t>
      </w:r>
      <w:proofErr w:type="gramStart"/>
      <w:r>
        <w:t>;  Please</w:t>
      </w:r>
      <w:proofErr w:type="gramEnd"/>
      <w:r>
        <w:t xml:space="preserve"> call our contact center at 847-444-3150 and we will be happy to take a different method of payment to complete your payment process.</w:t>
      </w:r>
    </w:p>
    <w:p w14:paraId="05A91EB6" w14:textId="77777777" w:rsidR="00853998" w:rsidRDefault="00853998" w:rsidP="003F60E9"/>
    <w:p w14:paraId="440BE1E0" w14:textId="77777777" w:rsidR="00853998" w:rsidRDefault="00853998" w:rsidP="003F60E9">
      <w:r>
        <w:t>Q:  I returned an item.  How will the credit be processed to my installment plan?</w:t>
      </w:r>
    </w:p>
    <w:p w14:paraId="16E519F5" w14:textId="77777777" w:rsidR="00853998" w:rsidRDefault="00853998" w:rsidP="003F60E9">
      <w:r>
        <w:t xml:space="preserve">A:  We will reduce the amount due of your final payment for any returned items or other credit adjustments.  If the amount being returned is more than your final payment, we will reduce the amount of the next latest payment due, and so on.  Once any remaining invoices have been paid or credit adjusted, any residual amount due to you, will be refunded to the original credit card you used when you placed your order.  </w:t>
      </w:r>
    </w:p>
    <w:p w14:paraId="6E218A44" w14:textId="77777777" w:rsidR="005F331D" w:rsidRDefault="005F331D" w:rsidP="003F60E9"/>
    <w:p w14:paraId="17C250BC" w14:textId="77777777" w:rsidR="005F331D" w:rsidRDefault="005F331D" w:rsidP="003F60E9"/>
    <w:p w14:paraId="14A003DB" w14:textId="77777777" w:rsidR="00A96F02" w:rsidRDefault="00A96F02" w:rsidP="003F60E9"/>
    <w:p w14:paraId="59C0ADF1" w14:textId="77777777" w:rsidR="00A96F02" w:rsidRDefault="00A96F02" w:rsidP="003F60E9"/>
    <w:p w14:paraId="4FDDD808" w14:textId="77777777" w:rsidR="003F60E9" w:rsidRDefault="003F60E9" w:rsidP="003F60E9">
      <w:pPr>
        <w:pStyle w:val="ListParagraph"/>
      </w:pPr>
    </w:p>
    <w:p w14:paraId="0CB590D0" w14:textId="77777777" w:rsidR="003F60E9" w:rsidRDefault="003F60E9"/>
    <w:sectPr w:rsidR="003F60E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Elizabeth Davis" w:date="2017-05-19T15:23:00Z" w:initials="LD">
    <w:p w14:paraId="66F671A7" w14:textId="77777777" w:rsidR="00E05D0C" w:rsidRDefault="00E05D0C">
      <w:pPr>
        <w:pStyle w:val="CommentText"/>
      </w:pPr>
      <w:r>
        <w:rPr>
          <w:rStyle w:val="CommentReference"/>
        </w:rPr>
        <w:annotationRef/>
      </w:r>
      <w:r>
        <w:t>I found the lengthier explanation a little confusing.  I thought a simple, direct answer might be better…</w:t>
      </w:r>
    </w:p>
  </w:comment>
  <w:comment w:id="11" w:author="Elizabeth Davis" w:date="2017-05-19T15:31:00Z" w:initials="LD">
    <w:p w14:paraId="177312E6" w14:textId="62DA2CDA" w:rsidR="001B1C02" w:rsidRDefault="001B1C02">
      <w:pPr>
        <w:pStyle w:val="CommentText"/>
      </w:pPr>
      <w:r>
        <w:rPr>
          <w:rStyle w:val="CommentReference"/>
        </w:rPr>
        <w:annotationRef/>
      </w:r>
      <w:r w:rsidR="00F91A5B">
        <w:t xml:space="preserve">Perhaps </w:t>
      </w:r>
      <w:r>
        <w:t>we want a softer approach here?  Do we want to avoid the customer thinking that they have a bad payment history?  I would be ok with ending the answer after the first sentence</w:t>
      </w:r>
      <w:r w:rsidR="007F197D">
        <w:t xml:space="preserve"> or adding something like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6F671A7" w15:done="0"/>
  <w15:commentEx w15:paraId="177312E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4613F"/>
    <w:multiLevelType w:val="hybridMultilevel"/>
    <w:tmpl w:val="F7C4D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lizabeth Davis">
    <w15:presenceInfo w15:providerId="AD" w15:userId="S-1-5-21-2132214097-14253220-661866978-36092"/>
  </w15:person>
  <w15:person w15:author="Liz Davis">
    <w15:presenceInfo w15:providerId="AD" w15:userId="S-1-5-21-2132214097-14253220-661866978-360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0E9"/>
    <w:rsid w:val="001B1C02"/>
    <w:rsid w:val="003672FC"/>
    <w:rsid w:val="003F60E9"/>
    <w:rsid w:val="005F331D"/>
    <w:rsid w:val="00632084"/>
    <w:rsid w:val="007F197D"/>
    <w:rsid w:val="00853998"/>
    <w:rsid w:val="00A96F02"/>
    <w:rsid w:val="00BC14A4"/>
    <w:rsid w:val="00E05D0C"/>
    <w:rsid w:val="00F91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50F6"/>
  <w15:chartTrackingRefBased/>
  <w15:docId w15:val="{618E114C-9085-453A-BA23-553F8D29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0E9"/>
    <w:pPr>
      <w:ind w:left="720"/>
      <w:contextualSpacing/>
    </w:pPr>
  </w:style>
  <w:style w:type="character" w:styleId="CommentReference">
    <w:name w:val="annotation reference"/>
    <w:basedOn w:val="DefaultParagraphFont"/>
    <w:uiPriority w:val="99"/>
    <w:semiHidden/>
    <w:unhideWhenUsed/>
    <w:rsid w:val="00E05D0C"/>
    <w:rPr>
      <w:sz w:val="16"/>
      <w:szCs w:val="16"/>
    </w:rPr>
  </w:style>
  <w:style w:type="paragraph" w:styleId="CommentText">
    <w:name w:val="annotation text"/>
    <w:basedOn w:val="Normal"/>
    <w:link w:val="CommentTextChar"/>
    <w:uiPriority w:val="99"/>
    <w:semiHidden/>
    <w:unhideWhenUsed/>
    <w:rsid w:val="00E05D0C"/>
    <w:pPr>
      <w:spacing w:line="240" w:lineRule="auto"/>
    </w:pPr>
    <w:rPr>
      <w:sz w:val="20"/>
      <w:szCs w:val="20"/>
    </w:rPr>
  </w:style>
  <w:style w:type="character" w:customStyle="1" w:styleId="CommentTextChar">
    <w:name w:val="Comment Text Char"/>
    <w:basedOn w:val="DefaultParagraphFont"/>
    <w:link w:val="CommentText"/>
    <w:uiPriority w:val="99"/>
    <w:semiHidden/>
    <w:rsid w:val="00E05D0C"/>
    <w:rPr>
      <w:sz w:val="20"/>
      <w:szCs w:val="20"/>
    </w:rPr>
  </w:style>
  <w:style w:type="paragraph" w:styleId="CommentSubject">
    <w:name w:val="annotation subject"/>
    <w:basedOn w:val="CommentText"/>
    <w:next w:val="CommentText"/>
    <w:link w:val="CommentSubjectChar"/>
    <w:uiPriority w:val="99"/>
    <w:semiHidden/>
    <w:unhideWhenUsed/>
    <w:rsid w:val="00E05D0C"/>
    <w:rPr>
      <w:b/>
      <w:bCs/>
    </w:rPr>
  </w:style>
  <w:style w:type="character" w:customStyle="1" w:styleId="CommentSubjectChar">
    <w:name w:val="Comment Subject Char"/>
    <w:basedOn w:val="CommentTextChar"/>
    <w:link w:val="CommentSubject"/>
    <w:uiPriority w:val="99"/>
    <w:semiHidden/>
    <w:rsid w:val="00E05D0C"/>
    <w:rPr>
      <w:b/>
      <w:bCs/>
      <w:sz w:val="20"/>
      <w:szCs w:val="20"/>
    </w:rPr>
  </w:style>
  <w:style w:type="paragraph" w:styleId="BalloonText">
    <w:name w:val="Balloon Text"/>
    <w:basedOn w:val="Normal"/>
    <w:link w:val="BalloonTextChar"/>
    <w:uiPriority w:val="99"/>
    <w:semiHidden/>
    <w:unhideWhenUsed/>
    <w:rsid w:val="00E05D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D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Bauer</dc:creator>
  <cp:keywords/>
  <dc:description/>
  <cp:lastModifiedBy>Liz Davis</cp:lastModifiedBy>
  <cp:revision>5</cp:revision>
  <cp:lastPrinted>2017-05-22T19:23:00Z</cp:lastPrinted>
  <dcterms:created xsi:type="dcterms:W3CDTF">2017-05-19T20:37:00Z</dcterms:created>
  <dcterms:modified xsi:type="dcterms:W3CDTF">2017-05-22T20:49:00Z</dcterms:modified>
</cp:coreProperties>
</file>