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DE8" w:rsidRPr="00FB0A5D" w:rsidRDefault="00FB0A5D" w:rsidP="00FB0A5D">
      <w:pPr>
        <w:jc w:val="center"/>
        <w:rPr>
          <w:b/>
        </w:rPr>
      </w:pPr>
      <w:r w:rsidRPr="00FB0A5D">
        <w:rPr>
          <w:b/>
        </w:rPr>
        <w:t>LTD Express Checkout FAQs</w:t>
      </w:r>
    </w:p>
    <w:p w:rsidR="00FB0A5D" w:rsidRPr="00071B13" w:rsidRDefault="00FB0A5D" w:rsidP="00FB0A5D">
      <w:pPr>
        <w:jc w:val="center"/>
        <w:rPr>
          <w:b/>
        </w:rPr>
      </w:pPr>
    </w:p>
    <w:p w:rsidR="00FB0A5D" w:rsidRPr="001E32D9" w:rsidRDefault="00FB0A5D" w:rsidP="00FB0A5D">
      <w:pPr>
        <w:rPr>
          <w:rFonts w:cstheme="minorHAnsi"/>
          <w:b/>
        </w:rPr>
      </w:pPr>
      <w:r w:rsidRPr="001E32D9">
        <w:rPr>
          <w:rFonts w:cstheme="minorHAnsi"/>
          <w:b/>
        </w:rPr>
        <w:t xml:space="preserve">What is Express Checkout? </w:t>
      </w:r>
    </w:p>
    <w:p w:rsidR="00FB0A5D" w:rsidRPr="001E32D9" w:rsidDel="00AA5DC0" w:rsidRDefault="00FB0A5D" w:rsidP="00FB0A5D">
      <w:pPr>
        <w:rPr>
          <w:del w:id="0" w:author="Cathy Bauer" w:date="2017-05-30T20:00:00Z"/>
          <w:rFonts w:cstheme="minorHAnsi"/>
          <w:color w:val="4D4F53"/>
          <w:shd w:val="clear" w:color="auto" w:fill="FFFFFF"/>
        </w:rPr>
      </w:pPr>
      <w:r w:rsidRPr="001E32D9">
        <w:rPr>
          <w:rFonts w:cstheme="minorHAnsi"/>
          <w:color w:val="4D4F53"/>
          <w:shd w:val="clear" w:color="auto" w:fill="FFFFFF"/>
        </w:rPr>
        <w:t>Express Checkout is a fast</w:t>
      </w:r>
      <w:del w:id="1" w:author="Cathy Bauer" w:date="2017-05-30T19:57:00Z">
        <w:r w:rsidRPr="001E32D9" w:rsidDel="00AA5DC0">
          <w:rPr>
            <w:rFonts w:cstheme="minorHAnsi"/>
            <w:color w:val="4D4F53"/>
            <w:shd w:val="clear" w:color="auto" w:fill="FFFFFF"/>
          </w:rPr>
          <w:delText>er</w:delText>
        </w:r>
      </w:del>
      <w:r w:rsidRPr="001E32D9">
        <w:rPr>
          <w:rFonts w:cstheme="minorHAnsi"/>
          <w:color w:val="4D4F53"/>
          <w:shd w:val="clear" w:color="auto" w:fill="FFFFFF"/>
        </w:rPr>
        <w:t xml:space="preserve">, </w:t>
      </w:r>
      <w:del w:id="2" w:author="Cathy Bauer" w:date="2017-05-30T19:57:00Z">
        <w:r w:rsidRPr="001E32D9" w:rsidDel="00AA5DC0">
          <w:rPr>
            <w:rFonts w:cstheme="minorHAnsi"/>
            <w:color w:val="4D4F53"/>
            <w:shd w:val="clear" w:color="auto" w:fill="FFFFFF"/>
          </w:rPr>
          <w:delText xml:space="preserve">easier </w:delText>
        </w:r>
      </w:del>
      <w:ins w:id="3" w:author="Cathy Bauer" w:date="2017-05-30T19:57:00Z">
        <w:r w:rsidR="00AA5DC0" w:rsidRPr="001E32D9">
          <w:rPr>
            <w:rFonts w:cstheme="minorHAnsi"/>
            <w:color w:val="4D4F53"/>
            <w:shd w:val="clear" w:color="auto" w:fill="FFFFFF"/>
          </w:rPr>
          <w:t>eas</w:t>
        </w:r>
        <w:r w:rsidR="00AA5DC0">
          <w:rPr>
            <w:rFonts w:cstheme="minorHAnsi"/>
            <w:color w:val="4D4F53"/>
            <w:shd w:val="clear" w:color="auto" w:fill="FFFFFF"/>
          </w:rPr>
          <w:t>y and secure</w:t>
        </w:r>
        <w:r w:rsidR="00AA5DC0" w:rsidRPr="001E32D9">
          <w:rPr>
            <w:rFonts w:cstheme="minorHAnsi"/>
            <w:color w:val="4D4F53"/>
            <w:shd w:val="clear" w:color="auto" w:fill="FFFFFF"/>
          </w:rPr>
          <w:t xml:space="preserve"> </w:t>
        </w:r>
      </w:ins>
      <w:r w:rsidRPr="001E32D9">
        <w:rPr>
          <w:rFonts w:cstheme="minorHAnsi"/>
          <w:color w:val="4D4F53"/>
          <w:shd w:val="clear" w:color="auto" w:fill="FFFFFF"/>
        </w:rPr>
        <w:t>way for customers to complete their purchases</w:t>
      </w:r>
      <w:r w:rsidR="006640B4" w:rsidRPr="001E32D9">
        <w:rPr>
          <w:rFonts w:cstheme="minorHAnsi"/>
          <w:color w:val="4D4F53"/>
          <w:shd w:val="clear" w:color="auto" w:fill="FFFFFF"/>
        </w:rPr>
        <w:t xml:space="preserve"> from LTD Commodities. By saving a default shipping address and credit card to </w:t>
      </w:r>
      <w:r w:rsidR="006640B4" w:rsidRPr="001E32D9">
        <w:rPr>
          <w:rFonts w:cstheme="minorHAnsi"/>
          <w:color w:val="0070C0"/>
          <w:u w:val="single"/>
        </w:rPr>
        <w:t>Your Account</w:t>
      </w:r>
      <w:r w:rsidR="007173EE" w:rsidRPr="001E32D9">
        <w:rPr>
          <w:rFonts w:cstheme="minorHAnsi"/>
          <w:color w:val="4D4F53"/>
          <w:shd w:val="clear" w:color="auto" w:fill="FFFFFF"/>
        </w:rPr>
        <w:t xml:space="preserve">, the checkout </w:t>
      </w:r>
      <w:r w:rsidR="005A3BC9" w:rsidRPr="001E32D9">
        <w:rPr>
          <w:rFonts w:cstheme="minorHAnsi"/>
          <w:color w:val="4D4F53"/>
          <w:shd w:val="clear" w:color="auto" w:fill="FFFFFF"/>
        </w:rPr>
        <w:t xml:space="preserve">experience </w:t>
      </w:r>
      <w:r w:rsidR="007173EE" w:rsidRPr="001E32D9">
        <w:rPr>
          <w:rFonts w:cstheme="minorHAnsi"/>
          <w:color w:val="4D4F53"/>
          <w:shd w:val="clear" w:color="auto" w:fill="FFFFFF"/>
        </w:rPr>
        <w:t xml:space="preserve">becomes </w:t>
      </w:r>
      <w:del w:id="4" w:author="Cathy Bauer" w:date="2017-05-30T19:58:00Z">
        <w:r w:rsidR="005A3BC9" w:rsidRPr="001E32D9" w:rsidDel="00AA5DC0">
          <w:rPr>
            <w:rFonts w:cstheme="minorHAnsi"/>
            <w:color w:val="4D4F53"/>
            <w:shd w:val="clear" w:color="auto" w:fill="FFFFFF"/>
          </w:rPr>
          <w:delText>less laborious</w:delText>
        </w:r>
      </w:del>
      <w:ins w:id="5" w:author="Cathy Bauer" w:date="2017-05-30T19:59:00Z">
        <w:r w:rsidR="00AA5DC0">
          <w:rPr>
            <w:rFonts w:cstheme="minorHAnsi"/>
            <w:color w:val="4D4F53"/>
            <w:shd w:val="clear" w:color="auto" w:fill="FFFFFF"/>
          </w:rPr>
          <w:t>just a couple of clicks each time you shop</w:t>
        </w:r>
      </w:ins>
      <w:ins w:id="6" w:author="Cathy Bauer" w:date="2017-05-30T19:58:00Z">
        <w:r w:rsidR="00AA5DC0">
          <w:rPr>
            <w:rFonts w:cstheme="minorHAnsi"/>
            <w:color w:val="4D4F53"/>
            <w:shd w:val="clear" w:color="auto" w:fill="FFFFFF"/>
          </w:rPr>
          <w:t>!</w:t>
        </w:r>
      </w:ins>
      <w:del w:id="7" w:author="Cathy Bauer" w:date="2017-05-30T19:58:00Z">
        <w:r w:rsidR="005A3BC9" w:rsidRPr="001E32D9" w:rsidDel="00AA5DC0">
          <w:rPr>
            <w:rFonts w:cstheme="minorHAnsi"/>
            <w:color w:val="4D4F53"/>
            <w:shd w:val="clear" w:color="auto" w:fill="FFFFFF"/>
          </w:rPr>
          <w:delText>.</w:delText>
        </w:r>
      </w:del>
      <w:ins w:id="8" w:author="Cathy Bauer" w:date="2017-05-30T19:58:00Z">
        <w:r w:rsidR="00AA5DC0">
          <w:rPr>
            <w:rFonts w:cstheme="minorHAnsi"/>
            <w:color w:val="4D4F53"/>
            <w:shd w:val="clear" w:color="auto" w:fill="FFFFFF"/>
          </w:rPr>
          <w:t xml:space="preserve"> </w:t>
        </w:r>
      </w:ins>
      <w:r w:rsidR="005A3BC9" w:rsidRPr="001E32D9">
        <w:rPr>
          <w:rFonts w:cstheme="minorHAnsi"/>
          <w:color w:val="4D4F53"/>
          <w:shd w:val="clear" w:color="auto" w:fill="FFFFFF"/>
        </w:rPr>
        <w:t xml:space="preserve"> </w:t>
      </w:r>
      <w:del w:id="9" w:author="Cathy Bauer" w:date="2017-05-30T20:00:00Z">
        <w:r w:rsidR="005A3BC9" w:rsidRPr="001E32D9" w:rsidDel="00AA5DC0">
          <w:rPr>
            <w:rFonts w:cstheme="minorHAnsi"/>
            <w:color w:val="4D4F53"/>
            <w:shd w:val="clear" w:color="auto" w:fill="FFFFFF"/>
          </w:rPr>
          <w:delText>The Express Checkout button will show in the cart</w:delText>
        </w:r>
        <w:r w:rsidR="00107E6F" w:rsidDel="00AA5DC0">
          <w:rPr>
            <w:rFonts w:cstheme="minorHAnsi"/>
            <w:color w:val="4D4F53"/>
            <w:shd w:val="clear" w:color="auto" w:fill="FFFFFF"/>
          </w:rPr>
          <w:delText xml:space="preserve">, </w:delText>
        </w:r>
        <w:r w:rsidR="005A3BC9" w:rsidRPr="001E32D9" w:rsidDel="00AA5DC0">
          <w:rPr>
            <w:rFonts w:cstheme="minorHAnsi"/>
            <w:color w:val="4D4F53"/>
            <w:shd w:val="clear" w:color="auto" w:fill="FFFFFF"/>
          </w:rPr>
          <w:delText>the account and payment information will be auto-filled and the checkout process can be completed in just a few clicks</w:delText>
        </w:r>
        <w:r w:rsidRPr="001E32D9" w:rsidDel="00AA5DC0">
          <w:rPr>
            <w:rFonts w:cstheme="minorHAnsi"/>
            <w:color w:val="4D4F53"/>
            <w:shd w:val="clear" w:color="auto" w:fill="FFFFFF"/>
          </w:rPr>
          <w:delText>.</w:delText>
        </w:r>
      </w:del>
    </w:p>
    <w:p w:rsidR="00AA5DC0" w:rsidRDefault="00AA5DC0" w:rsidP="00FB0A5D">
      <w:pPr>
        <w:rPr>
          <w:ins w:id="10" w:author="Cathy Bauer" w:date="2017-05-30T20:00:00Z"/>
          <w:rFonts w:cstheme="minorHAnsi"/>
          <w:b/>
        </w:rPr>
      </w:pPr>
    </w:p>
    <w:p w:rsidR="00FB0A5D" w:rsidRPr="001E32D9" w:rsidRDefault="007173EE" w:rsidP="00FB0A5D">
      <w:pPr>
        <w:rPr>
          <w:rFonts w:cstheme="minorHAnsi"/>
          <w:b/>
        </w:rPr>
      </w:pPr>
      <w:r w:rsidRPr="001E32D9">
        <w:rPr>
          <w:rFonts w:cstheme="minorHAnsi"/>
          <w:b/>
        </w:rPr>
        <w:t>Who can use Express Checkout?</w:t>
      </w:r>
    </w:p>
    <w:p w:rsidR="007173EE" w:rsidRPr="001E32D9" w:rsidRDefault="007173EE" w:rsidP="00FB0A5D">
      <w:pPr>
        <w:rPr>
          <w:rFonts w:cstheme="minorHAnsi"/>
          <w:color w:val="4D4F53"/>
          <w:shd w:val="clear" w:color="auto" w:fill="FFFFFF"/>
        </w:rPr>
      </w:pPr>
      <w:r w:rsidRPr="001E32D9">
        <w:rPr>
          <w:rFonts w:cstheme="minorHAnsi"/>
          <w:color w:val="4D4F53"/>
          <w:shd w:val="clear" w:color="auto" w:fill="FFFFFF"/>
        </w:rPr>
        <w:t>Anyone can use Express Checkout with the following:</w:t>
      </w:r>
    </w:p>
    <w:p w:rsidR="007173EE" w:rsidRPr="001E32D9" w:rsidRDefault="007173EE" w:rsidP="007173EE">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an LTD account; If you don’t have one, you can </w:t>
      </w:r>
      <w:r w:rsidR="001E32D9">
        <w:rPr>
          <w:rFonts w:cstheme="minorHAnsi"/>
          <w:color w:val="4D4F53"/>
        </w:rPr>
        <w:t xml:space="preserve">create one </w:t>
      </w:r>
      <w:r w:rsidRPr="001E32D9">
        <w:rPr>
          <w:rFonts w:cstheme="minorHAnsi"/>
          <w:color w:val="0070C0"/>
          <w:u w:val="single"/>
        </w:rPr>
        <w:t>here</w:t>
      </w:r>
      <w:ins w:id="11" w:author="Cathy Bauer" w:date="2017-05-30T20:00:00Z">
        <w:r w:rsidR="00AA5DC0">
          <w:rPr>
            <w:rFonts w:cstheme="minorHAnsi"/>
            <w:color w:val="0070C0"/>
            <w:u w:val="single"/>
          </w:rPr>
          <w:t xml:space="preserve"> </w:t>
        </w:r>
      </w:ins>
    </w:p>
    <w:p w:rsidR="007173EE" w:rsidRPr="001E32D9" w:rsidRDefault="00AA5DC0" w:rsidP="007173EE">
      <w:pPr>
        <w:numPr>
          <w:ilvl w:val="0"/>
          <w:numId w:val="1"/>
        </w:numPr>
        <w:shd w:val="clear" w:color="auto" w:fill="FFFFFF"/>
        <w:spacing w:after="0" w:line="360" w:lineRule="atLeast"/>
        <w:ind w:left="1050"/>
        <w:jc w:val="both"/>
        <w:textAlignment w:val="baseline"/>
        <w:rPr>
          <w:rFonts w:cstheme="minorHAnsi"/>
          <w:color w:val="4D4F53"/>
        </w:rPr>
      </w:pPr>
      <w:ins w:id="12" w:author="Cathy Bauer" w:date="2017-05-30T20:00:00Z">
        <w:r>
          <w:rPr>
            <w:rFonts w:cstheme="minorHAnsi"/>
            <w:color w:val="4D4F53"/>
          </w:rPr>
          <w:t xml:space="preserve">AND </w:t>
        </w:r>
      </w:ins>
      <w:r w:rsidR="007173EE" w:rsidRPr="001E32D9">
        <w:rPr>
          <w:rFonts w:cstheme="minorHAnsi"/>
          <w:color w:val="4D4F53"/>
        </w:rPr>
        <w:t xml:space="preserve">a saved credit card in </w:t>
      </w:r>
      <w:r w:rsidR="007173EE" w:rsidRPr="001E32D9">
        <w:rPr>
          <w:rFonts w:cstheme="minorHAnsi"/>
          <w:color w:val="0070C0"/>
          <w:u w:val="single"/>
        </w:rPr>
        <w:t>Your Account</w:t>
      </w:r>
    </w:p>
    <w:p w:rsidR="007173EE" w:rsidRPr="001E32D9" w:rsidRDefault="00AA5DC0" w:rsidP="007173EE">
      <w:pPr>
        <w:numPr>
          <w:ilvl w:val="0"/>
          <w:numId w:val="1"/>
        </w:numPr>
        <w:shd w:val="clear" w:color="auto" w:fill="FFFFFF"/>
        <w:spacing w:after="0" w:line="360" w:lineRule="atLeast"/>
        <w:ind w:left="1050"/>
        <w:jc w:val="both"/>
        <w:textAlignment w:val="baseline"/>
        <w:rPr>
          <w:rFonts w:cstheme="minorHAnsi"/>
          <w:color w:val="4D4F53"/>
        </w:rPr>
      </w:pPr>
      <w:ins w:id="13" w:author="Cathy Bauer" w:date="2017-05-30T20:00:00Z">
        <w:r>
          <w:rPr>
            <w:rFonts w:cstheme="minorHAnsi"/>
            <w:color w:val="4D4F53"/>
          </w:rPr>
          <w:t xml:space="preserve">AND </w:t>
        </w:r>
      </w:ins>
      <w:r w:rsidR="007173EE" w:rsidRPr="001E32D9">
        <w:rPr>
          <w:rFonts w:cstheme="minorHAnsi"/>
          <w:color w:val="4D4F53"/>
        </w:rPr>
        <w:t xml:space="preserve">a saved default shipping address in </w:t>
      </w:r>
      <w:r w:rsidR="007173EE" w:rsidRPr="001E32D9">
        <w:rPr>
          <w:rFonts w:cstheme="minorHAnsi"/>
          <w:color w:val="0070C0"/>
          <w:u w:val="single"/>
        </w:rPr>
        <w:t>Your Account</w:t>
      </w:r>
    </w:p>
    <w:p w:rsidR="001E32D9" w:rsidRPr="001E32D9" w:rsidRDefault="001E32D9" w:rsidP="001E32D9">
      <w:pPr>
        <w:shd w:val="clear" w:color="auto" w:fill="FFFFFF"/>
        <w:spacing w:after="0" w:line="360" w:lineRule="atLeast"/>
        <w:ind w:left="1050"/>
        <w:jc w:val="both"/>
        <w:textAlignment w:val="baseline"/>
        <w:rPr>
          <w:rFonts w:cstheme="minorHAnsi"/>
          <w:color w:val="4D4F53"/>
        </w:rPr>
      </w:pPr>
    </w:p>
    <w:p w:rsidR="00EF5791" w:rsidRDefault="00EF5791" w:rsidP="00EF5791">
      <w:pPr>
        <w:rPr>
          <w:rFonts w:cstheme="minorHAnsi"/>
          <w:b/>
        </w:rPr>
      </w:pPr>
      <w:r w:rsidRPr="001E32D9">
        <w:rPr>
          <w:rFonts w:cstheme="minorHAnsi"/>
          <w:b/>
        </w:rPr>
        <w:t xml:space="preserve">How do I </w:t>
      </w:r>
      <w:r>
        <w:rPr>
          <w:rFonts w:cstheme="minorHAnsi"/>
          <w:b/>
        </w:rPr>
        <w:t xml:space="preserve">activate Express Checkout? </w:t>
      </w:r>
    </w:p>
    <w:p w:rsidR="00EF5791" w:rsidRDefault="00941DBE" w:rsidP="00EF5791">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Open the Express Checkout drop down</w:t>
      </w:r>
      <w:r w:rsidR="004F504C">
        <w:rPr>
          <w:rFonts w:cstheme="minorHAnsi"/>
          <w:color w:val="4D4F53"/>
        </w:rPr>
        <w:t>, verify that your account has a saved shipping address and credit card</w:t>
      </w:r>
      <w:r>
        <w:rPr>
          <w:rFonts w:cstheme="minorHAnsi"/>
          <w:color w:val="4D4F53"/>
        </w:rPr>
        <w:t xml:space="preserve"> and click Activate.</w:t>
      </w:r>
      <w:r w:rsidR="004F504C">
        <w:rPr>
          <w:rFonts w:cstheme="minorHAnsi"/>
          <w:color w:val="4D4F53"/>
        </w:rPr>
        <w:t xml:space="preserve"> Express Checkout will be activated on all future purchases.</w:t>
      </w:r>
      <w:r>
        <w:rPr>
          <w:rFonts w:cstheme="minorHAnsi"/>
          <w:color w:val="4D4F53"/>
        </w:rPr>
        <w:t xml:space="preserve"> </w:t>
      </w:r>
    </w:p>
    <w:p w:rsidR="00EF5791" w:rsidRDefault="00EF5791" w:rsidP="001E32D9">
      <w:pPr>
        <w:rPr>
          <w:rFonts w:cstheme="minorHAnsi"/>
          <w:b/>
        </w:rPr>
      </w:pPr>
    </w:p>
    <w:p w:rsidR="005A3BC9" w:rsidRDefault="005A3BC9" w:rsidP="001E32D9">
      <w:pPr>
        <w:rPr>
          <w:rFonts w:cstheme="minorHAnsi"/>
          <w:b/>
        </w:rPr>
      </w:pPr>
      <w:r w:rsidRPr="001E32D9">
        <w:rPr>
          <w:rFonts w:cstheme="minorHAnsi"/>
          <w:b/>
        </w:rPr>
        <w:t xml:space="preserve">How do I save </w:t>
      </w:r>
      <w:r w:rsidR="00107E6F">
        <w:rPr>
          <w:rFonts w:cstheme="minorHAnsi"/>
          <w:b/>
        </w:rPr>
        <w:t xml:space="preserve">my </w:t>
      </w:r>
      <w:r w:rsidRPr="001E32D9">
        <w:rPr>
          <w:rFonts w:cstheme="minorHAnsi"/>
          <w:b/>
        </w:rPr>
        <w:t>credit card</w:t>
      </w:r>
      <w:r w:rsidR="00107E6F">
        <w:rPr>
          <w:rFonts w:cstheme="minorHAnsi"/>
          <w:b/>
        </w:rPr>
        <w:t xml:space="preserve"> </w:t>
      </w:r>
      <w:r w:rsidR="00EF5791">
        <w:rPr>
          <w:rFonts w:cstheme="minorHAnsi"/>
          <w:b/>
        </w:rPr>
        <w:t xml:space="preserve">and shipping </w:t>
      </w:r>
      <w:r w:rsidR="00107E6F">
        <w:rPr>
          <w:rFonts w:cstheme="minorHAnsi"/>
          <w:b/>
        </w:rPr>
        <w:t>information for Express checkout</w:t>
      </w:r>
      <w:r w:rsidRPr="001E32D9">
        <w:rPr>
          <w:rFonts w:cstheme="minorHAnsi"/>
          <w:b/>
        </w:rPr>
        <w:t>?</w:t>
      </w:r>
    </w:p>
    <w:p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rsidR="00FD56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w:t>
      </w:r>
      <w:r w:rsidR="00FD566F">
        <w:rPr>
          <w:rFonts w:cstheme="minorHAnsi"/>
          <w:color w:val="4D4F53"/>
        </w:rPr>
        <w:t xml:space="preserve">a first time </w:t>
      </w:r>
      <w:r>
        <w:rPr>
          <w:rFonts w:cstheme="minorHAnsi"/>
          <w:color w:val="4D4F53"/>
        </w:rPr>
        <w:t xml:space="preserve">order, the </w:t>
      </w:r>
      <w:r w:rsidR="00FD566F">
        <w:rPr>
          <w:rFonts w:cstheme="minorHAnsi"/>
          <w:color w:val="4D4F53"/>
        </w:rPr>
        <w:t xml:space="preserve">shipping address used will automatically become the default shipping address for the account. </w:t>
      </w:r>
    </w:p>
    <w:p w:rsidR="00EF5791" w:rsidRDefault="00FD56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You can save the </w:t>
      </w:r>
      <w:r w:rsidR="00107E6F">
        <w:rPr>
          <w:rFonts w:cstheme="minorHAnsi"/>
          <w:color w:val="4D4F53"/>
        </w:rPr>
        <w:t xml:space="preserve">credit card </w:t>
      </w:r>
      <w:r>
        <w:rPr>
          <w:rFonts w:cstheme="minorHAnsi"/>
          <w:color w:val="4D4F53"/>
        </w:rPr>
        <w:t>used on any purchase by clicking “Save this payment method” under Step 2: Payment Method during the checkout process.</w:t>
      </w:r>
    </w:p>
    <w:p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rsidR="00911DE3" w:rsidRPr="00911DE3" w:rsidRDefault="00107E6F" w:rsidP="008D4459">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 </w:t>
      </w:r>
      <w:r w:rsidR="00911DE3">
        <w:rPr>
          <w:rFonts w:cstheme="minorHAnsi"/>
          <w:color w:val="4D4F53"/>
        </w:rPr>
        <w:t xml:space="preserve">Credit Card: </w:t>
      </w:r>
      <w:r w:rsidR="00911DE3" w:rsidRPr="00911DE3">
        <w:rPr>
          <w:rFonts w:cstheme="minorHAnsi"/>
          <w:color w:val="4D4F53"/>
        </w:rPr>
        <w:t xml:space="preserve">Sign in to </w:t>
      </w:r>
      <w:r w:rsidR="00911DE3" w:rsidRPr="00911DE3">
        <w:rPr>
          <w:rFonts w:cstheme="minorHAnsi"/>
          <w:color w:val="0070C0"/>
          <w:u w:val="single"/>
        </w:rPr>
        <w:t>Your Account</w:t>
      </w:r>
      <w:r w:rsidR="00911DE3" w:rsidRPr="00911DE3">
        <w:rPr>
          <w:rFonts w:cstheme="minorHAnsi"/>
          <w:color w:val="4D4F53"/>
        </w:rPr>
        <w:t xml:space="preserve"> and choose Add Card under Manage Stored Payment</w:t>
      </w:r>
      <w:r w:rsidR="00911DE3" w:rsidRPr="00911DE3">
        <w:rPr>
          <w:rFonts w:cstheme="minorHAnsi"/>
          <w:color w:val="0070C0"/>
          <w:u w:val="single"/>
        </w:rPr>
        <w:t xml:space="preserve"> </w:t>
      </w:r>
      <w:r w:rsidR="00911DE3" w:rsidRPr="00911DE3">
        <w:rPr>
          <w:rFonts w:cstheme="minorHAnsi"/>
          <w:color w:val="4D4F53"/>
        </w:rPr>
        <w:t xml:space="preserve">Methods. </w:t>
      </w:r>
      <w:r w:rsidR="00911DE3">
        <w:rPr>
          <w:rFonts w:cstheme="minorHAnsi"/>
          <w:color w:val="4D4F53"/>
        </w:rPr>
        <w:t>Add your credit card information and click Save.</w:t>
      </w:r>
    </w:p>
    <w:p w:rsidR="00911DE3" w:rsidRPr="00911DE3" w:rsidRDefault="00911DE3" w:rsidP="00911DE3">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Shipping Address: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rsidR="00107E6F" w:rsidRPr="00911DE3" w:rsidRDefault="00107E6F" w:rsidP="00911DE3">
      <w:pPr>
        <w:shd w:val="clear" w:color="auto" w:fill="FFFFFF"/>
        <w:spacing w:after="0" w:line="360" w:lineRule="atLeast"/>
        <w:ind w:left="1050"/>
        <w:jc w:val="both"/>
        <w:textAlignment w:val="baseline"/>
        <w:rPr>
          <w:rFonts w:cstheme="minorHAnsi"/>
          <w:color w:val="4D4F53"/>
        </w:rPr>
      </w:pPr>
    </w:p>
    <w:p w:rsidR="00107E6F" w:rsidRDefault="00107E6F" w:rsidP="00107E6F">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rsidR="00911DE3" w:rsidRPr="00911DE3" w:rsidRDefault="00911DE3" w:rsidP="00410A2E">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Add the new credit card information and check the box “Make this my default credit card”. </w:t>
      </w:r>
    </w:p>
    <w:p w:rsidR="00911DE3" w:rsidRPr="00107E6F" w:rsidRDefault="00911DE3" w:rsidP="00107E6F">
      <w:pPr>
        <w:rPr>
          <w:rFonts w:cstheme="minorHAnsi"/>
          <w:b/>
        </w:rPr>
      </w:pPr>
    </w:p>
    <w:p w:rsidR="00107E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lastRenderedPageBreak/>
        <w:t xml:space="preserve">You can </w:t>
      </w:r>
      <w:r w:rsidR="00EF5791">
        <w:rPr>
          <w:rFonts w:cstheme="minorHAnsi"/>
          <w:color w:val="4D4F53"/>
        </w:rPr>
        <w:t>also change your default credit card stored for Express Checkout during the checkout process by choosing the Edit button under Payment Method</w:t>
      </w:r>
      <w:r w:rsidR="00911DE3">
        <w:rPr>
          <w:rFonts w:cstheme="minorHAnsi"/>
          <w:color w:val="4D4F53"/>
        </w:rPr>
        <w:t>, entering your new credit card information and choosing “Make this Credit Card default”.</w:t>
      </w:r>
    </w:p>
    <w:p w:rsidR="00107E6F" w:rsidRPr="00EF5791" w:rsidRDefault="00107E6F" w:rsidP="00EF5791">
      <w:pPr>
        <w:shd w:val="clear" w:color="auto" w:fill="FFFFFF"/>
        <w:spacing w:after="0" w:line="360" w:lineRule="atLeast"/>
        <w:ind w:left="1050"/>
        <w:jc w:val="both"/>
        <w:textAlignment w:val="baseline"/>
        <w:rPr>
          <w:rFonts w:cstheme="minorHAnsi"/>
          <w:color w:val="4D4F53"/>
        </w:rPr>
      </w:pPr>
    </w:p>
    <w:p w:rsidR="00FB0A5D" w:rsidRDefault="00911DE3" w:rsidP="00911DE3">
      <w:pPr>
        <w:jc w:val="both"/>
        <w:rPr>
          <w:b/>
        </w:rPr>
      </w:pPr>
      <w:r>
        <w:rPr>
          <w:b/>
        </w:rPr>
        <w:t xml:space="preserve">How do I de-activate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and click Deactivate. Express Checkout will be deactivated on all future purchases. </w:t>
      </w:r>
    </w:p>
    <w:p w:rsidR="00DC4465" w:rsidRDefault="00DC4465" w:rsidP="00911DE3">
      <w:pPr>
        <w:jc w:val="both"/>
        <w:rPr>
          <w:b/>
          <w:color w:val="FF0000"/>
        </w:rPr>
      </w:pPr>
    </w:p>
    <w:p w:rsidR="00DC4465" w:rsidRPr="00FB0A5D" w:rsidRDefault="00DC4465" w:rsidP="00DC4465">
      <w:pPr>
        <w:jc w:val="center"/>
        <w:rPr>
          <w:b/>
        </w:rPr>
      </w:pPr>
      <w:r>
        <w:rPr>
          <w:b/>
        </w:rPr>
        <w:t>LSC</w:t>
      </w:r>
      <w:r w:rsidRPr="00FB0A5D">
        <w:rPr>
          <w:b/>
        </w:rPr>
        <w:t xml:space="preserve"> Express Checkout FAQs</w:t>
      </w:r>
    </w:p>
    <w:p w:rsidR="00DC4465" w:rsidRPr="00071B13" w:rsidRDefault="00DC4465" w:rsidP="00DC4465">
      <w:pPr>
        <w:jc w:val="center"/>
        <w:rPr>
          <w:b/>
        </w:rPr>
      </w:pPr>
    </w:p>
    <w:p w:rsidR="00DC4465" w:rsidRPr="001E32D9" w:rsidRDefault="00DC4465" w:rsidP="00DC4465">
      <w:pPr>
        <w:rPr>
          <w:rFonts w:cstheme="minorHAnsi"/>
          <w:b/>
        </w:rPr>
      </w:pPr>
      <w:r w:rsidRPr="001E32D9">
        <w:rPr>
          <w:rFonts w:cstheme="minorHAnsi"/>
          <w:b/>
        </w:rPr>
        <w:t xml:space="preserve">What is Express Checkout? </w:t>
      </w:r>
    </w:p>
    <w:p w:rsidR="00DC4465" w:rsidRPr="001E32D9" w:rsidDel="00AA5DC0" w:rsidRDefault="00DC4465" w:rsidP="00DC4465">
      <w:pPr>
        <w:rPr>
          <w:del w:id="14" w:author="Cathy Bauer" w:date="2017-05-30T20:05:00Z"/>
          <w:rFonts w:cstheme="minorHAnsi"/>
          <w:color w:val="4D4F53"/>
          <w:shd w:val="clear" w:color="auto" w:fill="FFFFFF"/>
        </w:rPr>
      </w:pPr>
      <w:r w:rsidRPr="001E32D9">
        <w:rPr>
          <w:rFonts w:cstheme="minorHAnsi"/>
          <w:color w:val="4D4F53"/>
          <w:shd w:val="clear" w:color="auto" w:fill="FFFFFF"/>
        </w:rPr>
        <w:t>Express Checkout is a fast</w:t>
      </w:r>
      <w:del w:id="15" w:author="Cathy Bauer" w:date="2017-05-30T20:04:00Z">
        <w:r w:rsidRPr="001E32D9" w:rsidDel="00AA5DC0">
          <w:rPr>
            <w:rFonts w:cstheme="minorHAnsi"/>
            <w:color w:val="4D4F53"/>
            <w:shd w:val="clear" w:color="auto" w:fill="FFFFFF"/>
          </w:rPr>
          <w:delText>er</w:delText>
        </w:r>
      </w:del>
      <w:r w:rsidRPr="001E32D9">
        <w:rPr>
          <w:rFonts w:cstheme="minorHAnsi"/>
          <w:color w:val="4D4F53"/>
          <w:shd w:val="clear" w:color="auto" w:fill="FFFFFF"/>
        </w:rPr>
        <w:t xml:space="preserve">, </w:t>
      </w:r>
      <w:del w:id="16" w:author="Cathy Bauer" w:date="2017-05-30T20:04:00Z">
        <w:r w:rsidRPr="001E32D9" w:rsidDel="00AA5DC0">
          <w:rPr>
            <w:rFonts w:cstheme="minorHAnsi"/>
            <w:color w:val="4D4F53"/>
            <w:shd w:val="clear" w:color="auto" w:fill="FFFFFF"/>
          </w:rPr>
          <w:delText xml:space="preserve">easier </w:delText>
        </w:r>
      </w:del>
      <w:ins w:id="17" w:author="Cathy Bauer" w:date="2017-05-30T20:04:00Z">
        <w:r w:rsidR="00AA5DC0" w:rsidRPr="001E32D9">
          <w:rPr>
            <w:rFonts w:cstheme="minorHAnsi"/>
            <w:color w:val="4D4F53"/>
            <w:shd w:val="clear" w:color="auto" w:fill="FFFFFF"/>
          </w:rPr>
          <w:t>eas</w:t>
        </w:r>
        <w:r w:rsidR="00AA5DC0">
          <w:rPr>
            <w:rFonts w:cstheme="minorHAnsi"/>
            <w:color w:val="4D4F53"/>
            <w:shd w:val="clear" w:color="auto" w:fill="FFFFFF"/>
          </w:rPr>
          <w:t>y and secure</w:t>
        </w:r>
        <w:r w:rsidR="00AA5DC0" w:rsidRPr="001E32D9">
          <w:rPr>
            <w:rFonts w:cstheme="minorHAnsi"/>
            <w:color w:val="4D4F53"/>
            <w:shd w:val="clear" w:color="auto" w:fill="FFFFFF"/>
          </w:rPr>
          <w:t xml:space="preserve"> </w:t>
        </w:r>
      </w:ins>
      <w:r w:rsidRPr="001E32D9">
        <w:rPr>
          <w:rFonts w:cstheme="minorHAnsi"/>
          <w:color w:val="4D4F53"/>
          <w:shd w:val="clear" w:color="auto" w:fill="FFFFFF"/>
        </w:rPr>
        <w:t xml:space="preserve">way for customers to complete their purchases from </w:t>
      </w:r>
      <w:del w:id="18" w:author="Cathy Bauer" w:date="2017-05-30T20:03:00Z">
        <w:r w:rsidDel="00AA5DC0">
          <w:rPr>
            <w:rFonts w:cstheme="minorHAnsi"/>
            <w:color w:val="4D4F53"/>
            <w:shd w:val="clear" w:color="auto" w:fill="FFFFFF"/>
          </w:rPr>
          <w:delText>LSC</w:delText>
        </w:r>
        <w:r w:rsidRPr="001E32D9" w:rsidDel="00AA5DC0">
          <w:rPr>
            <w:rFonts w:cstheme="minorHAnsi"/>
            <w:color w:val="4D4F53"/>
            <w:shd w:val="clear" w:color="auto" w:fill="FFFFFF"/>
          </w:rPr>
          <w:delText xml:space="preserve"> </w:delText>
        </w:r>
      </w:del>
      <w:ins w:id="19" w:author="Cathy Bauer" w:date="2017-05-30T20:03:00Z">
        <w:r w:rsidR="00AA5DC0">
          <w:rPr>
            <w:rFonts w:cstheme="minorHAnsi"/>
            <w:color w:val="4D4F53"/>
            <w:shd w:val="clear" w:color="auto" w:fill="FFFFFF"/>
          </w:rPr>
          <w:t xml:space="preserve">the Lakeside Collection.  </w:t>
        </w:r>
      </w:ins>
      <w:ins w:id="20" w:author="Cathy Bauer" w:date="2017-05-30T20:05:00Z">
        <w:r w:rsidR="00AA5DC0" w:rsidRPr="001E32D9">
          <w:rPr>
            <w:rFonts w:cstheme="minorHAnsi"/>
            <w:color w:val="4D4F53"/>
            <w:shd w:val="clear" w:color="auto" w:fill="FFFFFF"/>
          </w:rPr>
          <w:t xml:space="preserve">By saving a default shipping address and credit card to </w:t>
        </w:r>
        <w:r w:rsidR="00AA5DC0" w:rsidRPr="001E32D9">
          <w:rPr>
            <w:rFonts w:cstheme="minorHAnsi"/>
            <w:color w:val="0070C0"/>
            <w:u w:val="single"/>
          </w:rPr>
          <w:t>Your Account</w:t>
        </w:r>
        <w:r w:rsidR="00AA5DC0" w:rsidRPr="001E32D9">
          <w:rPr>
            <w:rFonts w:cstheme="minorHAnsi"/>
            <w:color w:val="4D4F53"/>
            <w:shd w:val="clear" w:color="auto" w:fill="FFFFFF"/>
          </w:rPr>
          <w:t xml:space="preserve">, the checkout experience becomes </w:t>
        </w:r>
        <w:r w:rsidR="00AA5DC0">
          <w:rPr>
            <w:rFonts w:cstheme="minorHAnsi"/>
            <w:color w:val="4D4F53"/>
            <w:shd w:val="clear" w:color="auto" w:fill="FFFFFF"/>
          </w:rPr>
          <w:t xml:space="preserve">just a couple of clicks each time you shop! </w:t>
        </w:r>
        <w:r w:rsidR="00AA5DC0" w:rsidRPr="001E32D9">
          <w:rPr>
            <w:rFonts w:cstheme="minorHAnsi"/>
            <w:color w:val="4D4F53"/>
            <w:shd w:val="clear" w:color="auto" w:fill="FFFFFF"/>
          </w:rPr>
          <w:t xml:space="preserve"> </w:t>
        </w:r>
      </w:ins>
      <w:del w:id="21" w:author="Cathy Bauer" w:date="2017-05-30T20:03:00Z">
        <w:r w:rsidRPr="001E32D9" w:rsidDel="00AA5DC0">
          <w:rPr>
            <w:rFonts w:cstheme="minorHAnsi"/>
            <w:color w:val="4D4F53"/>
            <w:shd w:val="clear" w:color="auto" w:fill="FFFFFF"/>
          </w:rPr>
          <w:delText xml:space="preserve">Commodities. </w:delText>
        </w:r>
      </w:del>
      <w:del w:id="22" w:author="Cathy Bauer" w:date="2017-05-30T20:05:00Z">
        <w:r w:rsidRPr="001E32D9" w:rsidDel="00AA5DC0">
          <w:rPr>
            <w:rFonts w:cstheme="minorHAnsi"/>
            <w:color w:val="4D4F53"/>
            <w:shd w:val="clear" w:color="auto" w:fill="FFFFFF"/>
          </w:rPr>
          <w:delText xml:space="preserve">By saving a default shipping address and credit card to </w:delText>
        </w:r>
        <w:r w:rsidRPr="001E32D9" w:rsidDel="00AA5DC0">
          <w:rPr>
            <w:rFonts w:cstheme="minorHAnsi"/>
            <w:color w:val="0070C0"/>
            <w:u w:val="single"/>
          </w:rPr>
          <w:delText>Your Account</w:delText>
        </w:r>
        <w:r w:rsidRPr="001E32D9" w:rsidDel="00AA5DC0">
          <w:rPr>
            <w:rFonts w:cstheme="minorHAnsi"/>
            <w:color w:val="4D4F53"/>
            <w:shd w:val="clear" w:color="auto" w:fill="FFFFFF"/>
          </w:rPr>
          <w:delText>, the checkout experience becomes less laborious. The Express Checkout button will show in the cart</w:delText>
        </w:r>
        <w:r w:rsidDel="00AA5DC0">
          <w:rPr>
            <w:rFonts w:cstheme="minorHAnsi"/>
            <w:color w:val="4D4F53"/>
            <w:shd w:val="clear" w:color="auto" w:fill="FFFFFF"/>
          </w:rPr>
          <w:delText xml:space="preserve">, </w:delText>
        </w:r>
        <w:r w:rsidRPr="001E32D9" w:rsidDel="00AA5DC0">
          <w:rPr>
            <w:rFonts w:cstheme="minorHAnsi"/>
            <w:color w:val="4D4F53"/>
            <w:shd w:val="clear" w:color="auto" w:fill="FFFFFF"/>
          </w:rPr>
          <w:delText>the account and payment information will be auto-filled and the checkout process can be completed in just a few clicks.</w:delText>
        </w:r>
      </w:del>
    </w:p>
    <w:p w:rsidR="00AA5DC0" w:rsidRDefault="00AA5DC0" w:rsidP="00DC4465">
      <w:pPr>
        <w:rPr>
          <w:ins w:id="23" w:author="Cathy Bauer" w:date="2017-05-30T20:05:00Z"/>
          <w:rFonts w:cstheme="minorHAnsi"/>
          <w:b/>
        </w:rPr>
      </w:pPr>
    </w:p>
    <w:p w:rsidR="00DC4465" w:rsidRPr="001E32D9" w:rsidRDefault="00DC4465" w:rsidP="00DC4465">
      <w:pPr>
        <w:rPr>
          <w:rFonts w:cstheme="minorHAnsi"/>
          <w:b/>
        </w:rPr>
      </w:pPr>
      <w:r w:rsidRPr="001E32D9">
        <w:rPr>
          <w:rFonts w:cstheme="minorHAnsi"/>
          <w:b/>
        </w:rPr>
        <w:t>Who can use Express Checkout?</w:t>
      </w:r>
    </w:p>
    <w:p w:rsidR="00DC4465" w:rsidRPr="001E32D9" w:rsidRDefault="00DC4465" w:rsidP="00DC4465">
      <w:pPr>
        <w:rPr>
          <w:rFonts w:cstheme="minorHAnsi"/>
          <w:color w:val="4D4F53"/>
          <w:shd w:val="clear" w:color="auto" w:fill="FFFFFF"/>
        </w:rPr>
      </w:pPr>
      <w:r w:rsidRPr="001E32D9">
        <w:rPr>
          <w:rFonts w:cstheme="minorHAnsi"/>
          <w:color w:val="4D4F53"/>
          <w:shd w:val="clear" w:color="auto" w:fill="FFFFFF"/>
        </w:rPr>
        <w:t>Anyone can use Express Checkout with the following:</w:t>
      </w:r>
    </w:p>
    <w:p w:rsidR="00DC4465" w:rsidRPr="001E32D9"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an </w:t>
      </w:r>
      <w:r>
        <w:rPr>
          <w:rFonts w:cstheme="minorHAnsi"/>
          <w:color w:val="4D4F53"/>
        </w:rPr>
        <w:t>LSC</w:t>
      </w:r>
      <w:r w:rsidRPr="001E32D9">
        <w:rPr>
          <w:rFonts w:cstheme="minorHAnsi"/>
          <w:color w:val="4D4F53"/>
        </w:rPr>
        <w:t xml:space="preserve"> account; If you don’t have one, you can </w:t>
      </w:r>
      <w:r>
        <w:rPr>
          <w:rFonts w:cstheme="minorHAnsi"/>
          <w:color w:val="4D4F53"/>
        </w:rPr>
        <w:t xml:space="preserve">create one </w:t>
      </w:r>
      <w:r w:rsidRPr="001E32D9">
        <w:rPr>
          <w:rFonts w:cstheme="minorHAnsi"/>
          <w:color w:val="0070C0"/>
          <w:u w:val="single"/>
        </w:rPr>
        <w:t>here</w:t>
      </w:r>
    </w:p>
    <w:p w:rsidR="00DC4465" w:rsidRPr="001E32D9" w:rsidRDefault="00AA5DC0" w:rsidP="00DC4465">
      <w:pPr>
        <w:numPr>
          <w:ilvl w:val="0"/>
          <w:numId w:val="1"/>
        </w:numPr>
        <w:shd w:val="clear" w:color="auto" w:fill="FFFFFF"/>
        <w:spacing w:after="0" w:line="360" w:lineRule="atLeast"/>
        <w:ind w:left="1050"/>
        <w:jc w:val="both"/>
        <w:textAlignment w:val="baseline"/>
        <w:rPr>
          <w:rFonts w:cstheme="minorHAnsi"/>
          <w:color w:val="4D4F53"/>
        </w:rPr>
      </w:pPr>
      <w:ins w:id="24" w:author="Cathy Bauer" w:date="2017-05-30T20:05:00Z">
        <w:r>
          <w:rPr>
            <w:rFonts w:cstheme="minorHAnsi"/>
            <w:color w:val="4D4F53"/>
          </w:rPr>
          <w:t xml:space="preserve">AND </w:t>
        </w:r>
      </w:ins>
      <w:r w:rsidR="00DC4465" w:rsidRPr="001E32D9">
        <w:rPr>
          <w:rFonts w:cstheme="minorHAnsi"/>
          <w:color w:val="4D4F53"/>
        </w:rPr>
        <w:t xml:space="preserve">a saved credit card in </w:t>
      </w:r>
      <w:r w:rsidR="00DC4465" w:rsidRPr="001E32D9">
        <w:rPr>
          <w:rFonts w:cstheme="minorHAnsi"/>
          <w:color w:val="0070C0"/>
          <w:u w:val="single"/>
        </w:rPr>
        <w:t>Your Account</w:t>
      </w:r>
    </w:p>
    <w:p w:rsidR="00DC4465" w:rsidRPr="001E32D9" w:rsidRDefault="00AA5DC0" w:rsidP="00DC4465">
      <w:pPr>
        <w:numPr>
          <w:ilvl w:val="0"/>
          <w:numId w:val="1"/>
        </w:numPr>
        <w:shd w:val="clear" w:color="auto" w:fill="FFFFFF"/>
        <w:spacing w:after="0" w:line="360" w:lineRule="atLeast"/>
        <w:ind w:left="1050"/>
        <w:jc w:val="both"/>
        <w:textAlignment w:val="baseline"/>
        <w:rPr>
          <w:rFonts w:cstheme="minorHAnsi"/>
          <w:color w:val="4D4F53"/>
        </w:rPr>
      </w:pPr>
      <w:ins w:id="25" w:author="Cathy Bauer" w:date="2017-05-30T20:05:00Z">
        <w:r>
          <w:rPr>
            <w:rFonts w:cstheme="minorHAnsi"/>
            <w:color w:val="4D4F53"/>
          </w:rPr>
          <w:t xml:space="preserve">AND </w:t>
        </w:r>
      </w:ins>
      <w:bookmarkStart w:id="26" w:name="_GoBack"/>
      <w:bookmarkEnd w:id="26"/>
      <w:r w:rsidR="00DC4465" w:rsidRPr="001E32D9">
        <w:rPr>
          <w:rFonts w:cstheme="minorHAnsi"/>
          <w:color w:val="4D4F53"/>
        </w:rPr>
        <w:t xml:space="preserve">a saved default shipping address in </w:t>
      </w:r>
      <w:r w:rsidR="00DC4465" w:rsidRPr="001E32D9">
        <w:rPr>
          <w:rFonts w:cstheme="minorHAnsi"/>
          <w:color w:val="0070C0"/>
          <w:u w:val="single"/>
        </w:rPr>
        <w:t>Your Account</w:t>
      </w:r>
    </w:p>
    <w:p w:rsidR="00DC4465" w:rsidRPr="001E32D9"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rPr>
          <w:rFonts w:cstheme="minorHAnsi"/>
          <w:b/>
        </w:rPr>
      </w:pPr>
      <w:r w:rsidRPr="001E32D9">
        <w:rPr>
          <w:rFonts w:cstheme="minorHAnsi"/>
          <w:b/>
        </w:rPr>
        <w:t xml:space="preserve">How do I </w:t>
      </w:r>
      <w:r>
        <w:rPr>
          <w:rFonts w:cstheme="minorHAnsi"/>
          <w:b/>
        </w:rPr>
        <w:t xml:space="preserv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verify that your account has a saved shipping address and credit card and click Activate. Express Checkout will be activated on all future purchases. </w:t>
      </w:r>
    </w:p>
    <w:p w:rsidR="00DC4465" w:rsidRDefault="00DC4465" w:rsidP="00DC4465">
      <w:pPr>
        <w:rPr>
          <w:rFonts w:cstheme="minorHAnsi"/>
          <w:b/>
        </w:rPr>
      </w:pPr>
    </w:p>
    <w:p w:rsidR="00DC4465" w:rsidRDefault="00DC4465" w:rsidP="00DC4465">
      <w:pPr>
        <w:rPr>
          <w:rFonts w:cstheme="minorHAnsi"/>
          <w:b/>
        </w:rPr>
      </w:pPr>
      <w:r w:rsidRPr="001E32D9">
        <w:rPr>
          <w:rFonts w:cstheme="minorHAnsi"/>
          <w:b/>
        </w:rPr>
        <w:t xml:space="preserve">How do I save </w:t>
      </w:r>
      <w:r>
        <w:rPr>
          <w:rFonts w:cstheme="minorHAnsi"/>
          <w:b/>
        </w:rPr>
        <w:t xml:space="preserve">my </w:t>
      </w:r>
      <w:r w:rsidRPr="001E32D9">
        <w:rPr>
          <w:rFonts w:cstheme="minorHAnsi"/>
          <w:b/>
        </w:rPr>
        <w:t>credit card</w:t>
      </w:r>
      <w:r>
        <w:rPr>
          <w:rFonts w:cstheme="minorHAnsi"/>
          <w:b/>
        </w:rPr>
        <w:t xml:space="preserve"> and shipping information for Express checkout</w:t>
      </w:r>
      <w:r w:rsidRPr="001E32D9">
        <w:rPr>
          <w:rFonts w:cstheme="minorHAnsi"/>
          <w:b/>
        </w:rPr>
        <w:t>?</w:t>
      </w:r>
    </w:p>
    <w:p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a first time order, the shipping address used will automatically become the default shipping address for the account.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save the credit card used on any purchase by clicking “Save this payment method” under Step 2: Payment Method during the checkout process.</w:t>
      </w:r>
    </w:p>
    <w:p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lastRenderedPageBreak/>
        <w:t xml:space="preserve"> </w:t>
      </w:r>
      <w:r>
        <w:rPr>
          <w:rFonts w:cstheme="minorHAnsi"/>
          <w:color w:val="4D4F53"/>
        </w:rPr>
        <w:t xml:space="preserve">Credit Card: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w:t>
      </w:r>
      <w:r>
        <w:rPr>
          <w:rFonts w:cstheme="minorHAnsi"/>
          <w:color w:val="4D4F53"/>
        </w:rPr>
        <w:t>Add your credit card information and click Save.</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Shipping Address: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rsidR="00DC4465" w:rsidRPr="00911DE3"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Add the new credit card information and check the box “Make this my default credit card”. </w:t>
      </w:r>
    </w:p>
    <w:p w:rsidR="00DC4465" w:rsidRPr="00107E6F" w:rsidRDefault="00DC4465" w:rsidP="00DC4465">
      <w:pPr>
        <w:rPr>
          <w:rFonts w:cstheme="minorHAnsi"/>
          <w:b/>
        </w:rPr>
      </w:pP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also change your default credit card stored for Express Checkout during the checkout process by choosing the Edit button under Payment Method, entering your new credit card information and choosing “Make this Credit Card default”.</w:t>
      </w:r>
    </w:p>
    <w:p w:rsidR="00DC4465" w:rsidRPr="00EF5791"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jc w:val="both"/>
        <w:rPr>
          <w:b/>
        </w:rPr>
      </w:pPr>
      <w:r>
        <w:rPr>
          <w:b/>
        </w:rPr>
        <w:t xml:space="preserve">How do I de-activate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and click Deactivate. Express Checkout will be deactivated on all future purchases. </w:t>
      </w:r>
    </w:p>
    <w:p w:rsidR="00DC4465" w:rsidRPr="00011134" w:rsidRDefault="00DC4465" w:rsidP="00911DE3">
      <w:pPr>
        <w:jc w:val="both"/>
        <w:rPr>
          <w:b/>
          <w:color w:val="FF0000"/>
        </w:rPr>
      </w:pPr>
    </w:p>
    <w:sectPr w:rsidR="00DC4465" w:rsidRPr="00011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5334A"/>
    <w:multiLevelType w:val="multilevel"/>
    <w:tmpl w:val="B57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34542"/>
    <w:multiLevelType w:val="multilevel"/>
    <w:tmpl w:val="5AE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460C9"/>
    <w:multiLevelType w:val="multilevel"/>
    <w:tmpl w:val="A18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thy Bauer">
    <w15:presenceInfo w15:providerId="AD" w15:userId="S-1-5-21-2132214097-14253220-661866978-214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A5D"/>
    <w:rsid w:val="00011134"/>
    <w:rsid w:val="00107E6F"/>
    <w:rsid w:val="001E32D9"/>
    <w:rsid w:val="004D5DE8"/>
    <w:rsid w:val="004F504C"/>
    <w:rsid w:val="00540548"/>
    <w:rsid w:val="005A3BC9"/>
    <w:rsid w:val="0060731F"/>
    <w:rsid w:val="006640B4"/>
    <w:rsid w:val="007173EE"/>
    <w:rsid w:val="008A63E4"/>
    <w:rsid w:val="00911DE3"/>
    <w:rsid w:val="00941DBE"/>
    <w:rsid w:val="009B6669"/>
    <w:rsid w:val="00AA5DC0"/>
    <w:rsid w:val="00DC4465"/>
    <w:rsid w:val="00EF5791"/>
    <w:rsid w:val="00FB0A5D"/>
    <w:rsid w:val="00FD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1F1"/>
  <w15:chartTrackingRefBased/>
  <w15:docId w15:val="{EDFB61CF-FCD7-474E-BE91-1AC52BF3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A5D"/>
    <w:rPr>
      <w:color w:val="0563C1" w:themeColor="hyperlink"/>
      <w:u w:val="single"/>
    </w:rPr>
  </w:style>
  <w:style w:type="character" w:customStyle="1" w:styleId="apple-converted-space">
    <w:name w:val="apple-converted-space"/>
    <w:basedOn w:val="DefaultParagraphFont"/>
    <w:rsid w:val="00FB0A5D"/>
  </w:style>
  <w:style w:type="paragraph" w:styleId="NormalWeb">
    <w:name w:val="Normal (Web)"/>
    <w:basedOn w:val="Normal"/>
    <w:uiPriority w:val="99"/>
    <w:semiHidden/>
    <w:unhideWhenUsed/>
    <w:rsid w:val="00FB0A5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07E6F"/>
    <w:pPr>
      <w:ind w:left="720"/>
      <w:contextualSpacing/>
    </w:pPr>
  </w:style>
  <w:style w:type="paragraph" w:styleId="Revision">
    <w:name w:val="Revision"/>
    <w:hidden/>
    <w:uiPriority w:val="99"/>
    <w:semiHidden/>
    <w:rsid w:val="00AA5DC0"/>
    <w:pPr>
      <w:spacing w:after="0" w:line="240" w:lineRule="auto"/>
    </w:pPr>
  </w:style>
  <w:style w:type="paragraph" w:styleId="BalloonText">
    <w:name w:val="Balloon Text"/>
    <w:basedOn w:val="Normal"/>
    <w:link w:val="BalloonTextChar"/>
    <w:uiPriority w:val="99"/>
    <w:semiHidden/>
    <w:unhideWhenUsed/>
    <w:rsid w:val="00AA5D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D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6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LTD</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Palmer</dc:creator>
  <cp:keywords/>
  <dc:description/>
  <cp:lastModifiedBy>Cathy Bauer</cp:lastModifiedBy>
  <cp:revision>2</cp:revision>
  <dcterms:created xsi:type="dcterms:W3CDTF">2017-05-31T01:10:00Z</dcterms:created>
  <dcterms:modified xsi:type="dcterms:W3CDTF">2017-05-31T01:10:00Z</dcterms:modified>
</cp:coreProperties>
</file>